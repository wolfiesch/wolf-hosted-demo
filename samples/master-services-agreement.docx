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body>
    <w:p w14:paraId="2A0001F3" w14:textId="77777777">
      <w:pPr>
        <w:pStyle w:val="Title"/>
      </w:pPr>
      <w:r>
        <w:t xml:space="preserve">Master Services Agreement</w:t>
      </w:r>
    </w:p>
    <w:p w14:paraId="2A0003E6" w14:textId="77777777">
      <w:pPr>
        <w:pStyle w:val="Subtitle"/>
      </w:pPr>
      <w:r>
        <w:t xml:space="preserve">Harbor Analytics Ltd. and Meridian Retail Group</w:t>
      </w:r>
    </w:p>
    <w:p w14:paraId="2A0005D9" w14:textId="77777777" w:rsidR="00A10001" w:rsidRDefault="00A10001">
      <w:r>
        <w:t xml:space="preserve">This agreement is made on the Effective Date shown in the signature block. Standard terms are published at </w:t>
      </w:r>
      <w:hyperlink r:id="rIdLink1" w:history="1">
        <w:r>
          <w:rPr>
            <w:rStyle w:val="Hyperlink"/>
          </w:rPr>
          <w:t>example.com/terms</w:t>
        </w:r>
      </w:hyperlink>
      <w:r>
        <w:t xml:space="preserve">.</w:t>
      </w:r>
      <w:bookmarkStart w:id="1" w:name="PreambleEnd"/>
      <w:bookmarkEnd w:id="1"/>
    </w:p>
    <w:p w14:paraId="2A0007CC" w14:textId="77777777">
      <w:pPr>
        <w:pStyle w:val="Heading1"/>
      </w:pPr>
      <w:r>
        <w:t xml:space="preserve">Definitions</w:t>
      </w:r>
    </w:p>
    <w:p w14:paraId="2A0009BF" w14:textId="77777777" w:rsidR="00A10001" w:rsidRDefault="00A10001">
      <w:pPr>
        <w:pStyle w:val="Clause2"/>
      </w:pPr>
      <w:r>
        <w:t xml:space="preserve">“Services” means the analytics and reporting services described in each Statement of Work.</w:t>
      </w:r>
    </w:p>
    <w:p w14:paraId="2A000BB2" w14:textId="77777777" w:rsidR="00B20002" w:rsidRDefault="00B20002">
      <w:pPr>
        <w:pStyle w:val="Clause2"/>
      </w:pPr>
      <w:commentRangeStart w:id="1"/>
      <w:commentRangeStart w:id="2"/>
      <w:r>
        <w:rPr>
          <w:b/>
        </w:rPr>
        <w:t xml:space="preserve">“Confidential Information”</w:t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r>
        <w:t xml:space="preserve"> means all </w:t>
      </w:r>
      <w:del w:id="101" w:author="S. Mehta" w:date="2026-09-02T14:05:00Z">
        <w:r>
          <w:delText xml:space="preserve">written</w:delText>
        </w:r>
      </w:del>
      <w:ins w:id="102" w:author="S. Mehta" w:date="2026-09-02T14:05:00Z">
        <w:r>
          <w:t xml:space="preserve">written or oral</w:t>
        </w:r>
      </w:ins>
      <w:r>
        <w:t xml:space="preserve"> information disclosed by one party to the other, whether or not marked confidential.</w:t>
      </w:r>
    </w:p>
    <w:p w14:paraId="2A000DA5" w14:textId="77777777">
      <w:pPr>
        <w:pStyle w:val="Heading1"/>
      </w:pPr>
      <w:r>
        <w:t xml:space="preserve">Scope of Services</w:t>
      </w:r>
    </w:p>
    <w:p w14:paraId="2A000F98" w14:textId="77777777">
      <w:pPr>
        <w:pStyle w:val="Clause2"/>
      </w:pPr>
      <w:r>
        <w:t xml:space="preserve">Provider shall deliver the Services in accordance with each Statement of Work, including:</w:t>
      </w:r>
    </w:p>
    <w:p w14:paraId="2A00118B" w14:textId="77777777">
      <w:pPr>
        <w:pStyle w:val="Clause3"/>
      </w:pPr>
      <w:r>
        <w:t xml:space="preserve">a monthly performance dashboard;</w:t>
      </w:r>
    </w:p>
    <w:p w14:paraId="2A00137E" w14:textId="77777777">
      <w:pPr>
        <w:pStyle w:val="Clause3"/>
      </w:pPr>
      <w:r>
        <w:t xml:space="preserve">a quarterly business review; and</w:t>
      </w:r>
    </w:p>
    <w:p w14:paraId="2A001571" w14:textId="77777777">
      <w:pPr>
        <w:pStyle w:val="Clause3"/>
      </w:pPr>
      <w:r>
        <w:t xml:space="preserve">email support during business hours.</w:t>
      </w:r>
    </w:p>
    <w:p w14:paraId="2A001764" w14:textId="77777777">
      <w:pPr>
        <w:pStyle w:val="Heading1"/>
      </w:pPr>
      <w:r>
        <w:t xml:space="preserve">Confidentiality</w:t>
      </w:r>
    </w:p>
    <w:p w14:paraId="2A001957" w14:textId="77777777">
      <w:pPr>
        <w:pStyle w:val="Clause2"/>
      </w:pPr>
      <w:r>
        <w:t xml:space="preserve">Each party shall protect the other party’s Confidential Information using at least the same degree of care it uses for its own, and no less than reasonable care.</w:t>
      </w:r>
    </w:p>
    <w:p w14:paraId="2A001B4A" w14:textId="77777777">
      <w:pPr>
        <w:pStyle w:val="Clause2"/>
      </w:pPr>
      <w:r>
        <w:t xml:space="preserve">Confidential Information may be disclosed to the extent required by law, provided the disclosing party gives prompt written notice where permitted.</w:t>
      </w:r>
    </w:p>
    <w:p w14:paraId="2A001D3D" w14:textId="77777777">
      <w:pPr>
        <w:pStyle w:val="Heading1"/>
      </w:pPr>
      <w:r>
        <w:t xml:space="preserve">Fees and Payment</w:t>
      </w:r>
    </w:p>
    <w:p w14:paraId="2A001F30" w14:textId="77777777">
      <w:pPr>
        <w:pStyle w:val="Clause2"/>
      </w:pPr>
      <w:r>
        <w:t xml:space="preserve">Customer shall pay the fees in the table below. All amounts are in US dollars and exclude taxes.</w:t>
      </w:r>
    </w:p>
    <w:tbl>
      <w:tblPr>
        <w:tblStyle w:val="DataTable"/>
        <w:tblW w:w="9360" w:type="dxa"/>
        <w:tblLook w:val="04A0" w:firstRow="1" w:lastRow="0" w:firstColumn="1" w:lastColumn="0" w:noHBand="0" w:noVBand="1"/>
        <w:tblCaption w:val="Fees"/>
        <w:tblDescription w:val="Service fees by plan"/>
      </w:tblPr>
      <w:tblGrid>
        <w:gridCol w:w="4160"/>
        <w:gridCol w:w="2600"/>
        <w:gridCol w:w="2600"/>
      </w:tblGrid>
      <w:tr>
        <w:trPr>
          <w:tblHeader/>
        </w:trPr>
        <w:tc>
          <w:tcPr>
            <w:tcW w:w="4160" w:type="dxa"/>
          </w:tcPr>
          <w:p w14:paraId="2A004053" w14:textId="77777777">
            <w:pPr>
              <w:pStyle w:val="TableText"/>
              <w:jc w:val="left"/>
            </w:pPr>
            <w:r>
              <w:t xml:space="preserve">Service</w:t>
            </w:r>
          </w:p>
        </w:tc>
        <w:tc>
          <w:tcPr>
            <w:tcW w:w="2600" w:type="dxa"/>
          </w:tcPr>
          <w:p w14:paraId="2A004246" w14:textId="77777777">
            <w:pPr>
              <w:pStyle w:val="TableText"/>
              <w:jc w:val="right"/>
            </w:pPr>
            <w:r>
              <w:t xml:space="preserve">Monthly</w:t>
            </w:r>
          </w:p>
        </w:tc>
        <w:tc>
          <w:tcPr>
            <w:tcW w:w="2600" w:type="dxa"/>
          </w:tcPr>
          <w:p w14:paraId="2A004439" w14:textId="77777777">
            <w:pPr>
              <w:pStyle w:val="TableText"/>
              <w:jc w:val="right"/>
            </w:pPr>
            <w:r>
              <w:t xml:space="preserve">Annual</w:t>
            </w:r>
          </w:p>
        </w:tc>
      </w:tr>
      <w:tr>
        <w:tc>
          <w:tcPr>
            <w:tcW w:w="4160" w:type="dxa"/>
          </w:tcPr>
          <w:p w14:paraId="2A00462C" w14:textId="77777777">
            <w:pPr>
              <w:pStyle w:val="TableText"/>
              <w:jc w:val="left"/>
            </w:pPr>
            <w:r>
              <w:t xml:space="preserve">Analytics platform</w:t>
            </w:r>
          </w:p>
        </w:tc>
        <w:tc>
          <w:tcPr>
            <w:tcW w:w="2600" w:type="dxa"/>
          </w:tcPr>
          <w:p w14:paraId="2A00481F" w14:textId="77777777">
            <w:pPr>
              <w:pStyle w:val="TableText"/>
              <w:jc w:val="right"/>
            </w:pPr>
            <w:r>
              <w:t xml:space="preserve">USD 1,000</w:t>
            </w:r>
          </w:p>
        </w:tc>
        <w:tc>
          <w:tcPr>
            <w:tcW w:w="2600" w:type="dxa"/>
          </w:tcPr>
          <w:p w14:paraId="2A004A12" w14:textId="77777777">
            <w:pPr>
              <w:pStyle w:val="TableText"/>
              <w:jc w:val="right"/>
            </w:pPr>
            <w:r>
              <w:t xml:space="preserve">USD 12,000</w:t>
            </w:r>
          </w:p>
        </w:tc>
      </w:tr>
      <w:tr>
        <w:tc>
          <w:tcPr>
            <w:tcW w:w="4160" w:type="dxa"/>
          </w:tcPr>
          <w:p w14:paraId="2A004C05" w14:textId="77777777">
            <w:pPr>
              <w:pStyle w:val="TableText"/>
              <w:jc w:val="left"/>
            </w:pPr>
            <w:r>
              <w:t xml:space="preserve">Support</w:t>
            </w:r>
          </w:p>
        </w:tc>
        <w:tc>
          <w:tcPr>
            <w:tcW w:w="2600" w:type="dxa"/>
          </w:tcPr>
          <w:p w14:paraId="2A004DF8" w14:textId="77777777">
            <w:pPr>
              <w:pStyle w:val="TableText"/>
              <w:jc w:val="right"/>
            </w:pPr>
            <w:r>
              <w:t xml:space="preserve">USD 1,000</w:t>
            </w:r>
          </w:p>
        </w:tc>
        <w:tc>
          <w:tcPr>
            <w:tcW w:w="2600" w:type="dxa"/>
          </w:tcPr>
          <w:p w14:paraId="2A004FEB" w14:textId="77777777">
            <w:pPr>
              <w:pStyle w:val="TableText"/>
              <w:jc w:val="right"/>
            </w:pPr>
            <w:r>
              <w:rPr>
                <w:b/>
                <w:color w:val="1F3864"/>
              </w:rPr>
              <w:t xml:space="preserve">USD 12,000</w:t>
            </w:r>
          </w:p>
        </w:tc>
      </w:tr>
      <w:tr>
        <w:trPr>
          <w:ins w:id="103" w:author="R. Alvarez" w:date="2026-09-03T09:30:00Z"/>
        </w:trPr>
        <w:tc>
          <w:tcPr>
            <w:tcW w:w="4160" w:type="dxa"/>
          </w:tcPr>
          <w:p w14:paraId="2A0051DE" w14:textId="77777777">
            <w:pPr>
              <w:pStyle w:val="TableText"/>
              <w:jc w:val="left"/>
              <w:rPr>
                <w:ins w:id="105" w:author="R. Alvarez" w:date="2026-09-03T09:30:00Z"/>
              </w:rPr>
            </w:pPr>
            <w:ins w:id="104" w:author="R. Alvarez" w:date="2026-09-03T09:30:00Z">
              <w:r>
                <w:t xml:space="preserve">Onboarding (one-time)</w:t>
              </w:r>
            </w:ins>
          </w:p>
        </w:tc>
        <w:tc>
          <w:tcPr>
            <w:tcW w:w="2600" w:type="dxa"/>
          </w:tcPr>
          <w:p w14:paraId="2A0053D1" w14:textId="77777777">
            <w:pPr>
              <w:pStyle w:val="TableText"/>
              <w:jc w:val="right"/>
              <w:rPr>
                <w:ins w:id="107" w:author="R. Alvarez" w:date="2026-09-03T09:30:00Z"/>
              </w:rPr>
            </w:pPr>
            <w:ins w:id="106" w:author="R. Alvarez" w:date="2026-09-03T09:30:00Z">
              <w:r>
                <w:t xml:space="preserve">n/a</w:t>
              </w:r>
            </w:ins>
          </w:p>
        </w:tc>
        <w:tc>
          <w:tcPr>
            <w:tcW w:w="2600" w:type="dxa"/>
          </w:tcPr>
          <w:p w14:paraId="2A0055C4" w14:textId="77777777">
            <w:pPr>
              <w:pStyle w:val="TableText"/>
              <w:jc w:val="right"/>
              <w:rPr>
                <w:ins w:id="109" w:author="R. Alvarez" w:date="2026-09-03T09:30:00Z"/>
              </w:rPr>
            </w:pPr>
            <w:ins w:id="108" w:author="R. Alvarez" w:date="2026-09-03T09:30:00Z">
              <w:r>
                <w:t xml:space="preserve">USD 2,500</w:t>
              </w:r>
            </w:ins>
          </w:p>
        </w:tc>
      </w:tr>
    </w:tbl>
    <w:p w14:paraId="2A002123" w14:textId="77777777">
      <w:pPr>
        <w:pStyle w:val="Caption"/>
      </w:pPr>
      <w:r>
        <w:t xml:space="preserve">Table 1. Service fees</w:t>
      </w:r>
    </w:p>
    <w:p w14:paraId="2A002316" w14:textId="77777777" w:rsidR="00A10001" w:rsidRDefault="00A10001">
      <w:pPr>
        <w:pStyle w:val="Clause2"/>
      </w:pPr>
      <w:r>
        <w:t xml:space="preserve">Payment is due within </w:t>
      </w:r>
      <w:commentRangeStart w:id="0"/>
      <w:r>
        <w:rPr>
          <w:b/>
        </w:rPr>
        <w:t xml:space="preserve">30 days</w:t>
      </w:r>
      <w:commentRangeEnd w:id="0"/>
      <w:r>
        <w:rPr>
          <w:rStyle w:val="CommentReference"/>
        </w:rPr>
        <w:commentReference w:id="0"/>
      </w:r>
      <w:r>
        <w:t xml:space="preserve"> of the invoice date.</w:t>
      </w:r>
    </w:p>
    <w:p w14:paraId="2A002509" w14:textId="77777777">
      <w:pPr>
        <w:pStyle w:val="Clause2"/>
      </w:pPr>
      <w:r>
        <w:t xml:space="preserve">Overdue amounts accrue interest at </w:t>
      </w:r>
      <w:r>
        <w:rPr>
          <w:b/>
          <w:rPrChange w:id="110" w:author="R. Alvarez" w:date="2026-09-02T14:05:00Z">
            <w:rPr/>
          </w:rPrChange>
        </w:rPr>
        <w:t>1.5% per month</w:t>
      </w:r>
      <w:r>
        <w:t xml:space="preserve"> until paid in full.</w:t>
      </w:r>
    </w:p>
    <w:p w14:paraId="2A0026FC" w14:textId="77777777">
      <w:pPr>
        <w:pStyle w:val="Heading1"/>
      </w:pPr>
      <w:r>
        <w:t xml:space="preserve">Term and Termination</w:t>
      </w:r>
    </w:p>
    <w:p w14:paraId="2A0028EF" w14:textId="77777777">
      <w:pPr>
        <w:pStyle w:val="Clause2"/>
      </w:pPr>
      <w:r>
        <w:t xml:space="preserve">This Agreement begins on the Effective Date and continues for twelve (12) months unless terminated earlier under this Section.</w:t>
      </w:r>
    </w:p>
    <w:p w14:paraId="2A002AE2" w14:textId="77777777">
      <w:pPr>
        <w:pStyle w:val="Clause2"/>
      </w:pPr>
      <w:r>
        <w:t xml:space="preserve">Either party may terminate for convenience on 60 days’ written notice.</w:t>
      </w:r>
      <w:r>
        <w:rPr>
          <w:rStyle w:val="FootnoteReference"/>
        </w:rPr>
        <w:footnoteReference w:id="1"/>
      </w:r>
    </w:p>
    <w:p w14:paraId="2A002CD5" w14:textId="77777777">
      <w:pPr>
        <w:pStyle w:val="Clause2"/>
      </w:pPr>
      <w:r>
        <w:t xml:space="preserve">Upon termination, Provider shall return or destroy Customer data within 30 days.</w:t>
      </w:r>
    </w:p>
    <w:p w14:paraId="2A002EC8" w14:textId="77777777">
      <w:pPr>
        <w:pStyle w:val="Heading1"/>
      </w:pPr>
      <w:r>
        <w:t xml:space="preserve">Volume History</w:t>
      </w:r>
    </w:p>
    <w:p w14:paraId="2A0030BB" w14:textId="77777777">
      <w:pPr>
        <w:keepNext/>
        <w:jc w:val="center"/>
      </w:pPr>
      <w:r>
        <w:drawing>
          <wp:inline distT="0" distB="0" distL="0" distR="0">
            <wp:extent cx="4572000" cy="1828800"/>
            <wp:effectExtent l="0" t="0" r="0" b="0"/>
            <wp:docPr id="1" name="Invoices per quarter" descr="Bar chart of invoices issued per quar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s per quarter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32AE" w14:textId="77777777">
      <w:pPr>
        <w:pStyle w:val="Caption"/>
        <w:jc w:val="center"/>
      </w:pPr>
      <w:r>
        <w:t xml:space="preserve">Figure 1. Invoices issued per quarter</w:t>
      </w:r>
    </w:p>
    <w:p w14:paraId="2A0034A1" w14:textId="77777777">
      <w:pPr>
        <w:pStyle w:val="Heading1"/>
      </w:pPr>
      <w:r>
        <w:t xml:space="preserve">Signatures</w:t>
      </w:r>
    </w:p>
    <w:p w14:paraId="2A003694" w14:textId="77777777">
      <w:r>
        <w:t xml:space="preserve">Effective Date: </w:t>
      </w:r>
      <w:sdt>
        <w:sdtPr>
          <w:alias w:val="Effective Date"/>
          <w:tag w:val="effective_date"/>
          <w:id w:val="418251902"/>
          <w:date>
            <w:dateFormat w:val="MMMM d, yyyy"/>
            <w:lid w:val="en-US"/>
            <w:storeMappedDataAs w:val="dateTime"/>
            <w:calendar w:val="gregorian"/>
          </w:date>
        </w:sdtPr>
        <w:sdtContent>
          <w:r>
            <w:t xml:space="preserve">September 15, 2026</w:t>
          </w:r>
        </w:sdtContent>
      </w:sdt>
    </w:p>
    <w:tbl>
      <w:tblPr>
        <w:tblW w:w="9360" w:type="dxa"/>
        <w:tblLook w:val="0000"/>
      </w:tblPr>
      <w:tblGrid>
        <w:gridCol w:w="4680"/>
        <w:gridCol w:w="4680"/>
      </w:tblGrid>
      <w:tr>
        <w:tc>
          <w:tcPr>
            <w:tcW w:w="4680" w:type="dxa"/>
          </w:tcPr>
          <w:p w14:paraId="2A0057B7" w14:textId="77777777">
            <w:pPr>
              <w:pStyle w:val="TableText"/>
            </w:pPr>
            <w:r>
              <w:t xml:space="preserve">For Harbor Analytics Ltd.</w:t>
            </w:r>
          </w:p>
        </w:tc>
        <w:tc>
          <w:tcPr>
            <w:tcW w:w="4680" w:type="dxa"/>
          </w:tcPr>
          <w:p w14:paraId="2A0059AA" w14:textId="77777777">
            <w:pPr>
              <w:pStyle w:val="TableText"/>
            </w:pPr>
            <w:r>
              <w:t xml:space="preserve">For Meridian Retail Group</w:t>
            </w:r>
          </w:p>
        </w:tc>
      </w:tr>
      <w:tr>
        <w:tc>
          <w:tcPr>
            <w:tcW w:w="4680" w:type="dxa"/>
          </w:tcPr>
          <w:p w14:paraId="2A005B9D" w14:textId="77777777">
            <w:pPr>
              <w:pStyle w:val="TableText"/>
            </w:pPr>
            <w:r>
              <w:t xml:space="preserve">Name: ____________________</w:t>
            </w:r>
          </w:p>
        </w:tc>
        <w:tc>
          <w:tcPr>
            <w:tcW w:w="4680" w:type="dxa"/>
          </w:tcPr>
          <w:p w14:paraId="2A005D90" w14:textId="77777777">
            <w:pPr>
              <w:pStyle w:val="TableText"/>
            </w:pPr>
            <w:r>
              <w:t xml:space="preserve">Name: ____________________</w:t>
            </w:r>
          </w:p>
        </w:tc>
      </w:tr>
    </w:tbl>
    <w:p w14:paraId="2A003887" w14:textId="77777777">
      <w:r>
        <w:t xml:space="preserve">Signed copies are retained by each party.</w:t>
      </w:r>
    </w:p>
    <w:sectPr w:rsidR="00A10001">
      <w:headerReference w:type="default" r:id="rIdHdr1"/>
      <w:headerReference w:type="first" r:id="rIdHdr2"/>
      <w:footerReference w:type="default" r:id="rIdFtr1"/>
      <w:footerReference w:type="first" r:id="rIdFtr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comment w:id="0" w:author="R. Alvarez" w:date="2026-09-02T14:05:00Z" w:initials="RA">
    <w:p w14:paraId="2A003A7A" w14:textId="77777777">
      <w:pPr>
        <w:pStyle w:val="CommentText"/>
      </w:pPr>
      <w:r>
        <w:rPr>
          <w:rStyle w:val="CommentReference"/>
        </w:rPr>
        <w:annotationRef/>
      </w:r>
      <w:r>
        <w:t xml:space="preserve">Customer asked for 45 days. OK to accept?</w:t>
      </w:r>
    </w:p>
  </w:comment>
  <w:comment w:id="1" w:author="S. Mehta" w:date="2026-09-02T14:05:00Z" w:initials="SM">
    <w:p w14:paraId="2A003C6D" w14:textId="77777777">
      <w:pPr>
        <w:pStyle w:val="CommentText"/>
      </w:pPr>
      <w:r>
        <w:rPr>
          <w:rStyle w:val="CommentReference"/>
        </w:rPr>
        <w:annotationRef/>
      </w:r>
      <w:r>
        <w:t xml:space="preserve">Should oral disclosures be covered here?</w:t>
      </w:r>
    </w:p>
  </w:comment>
  <w:comment w:id="2" w:author="R. Alvarez" w:date="2026-09-03T09:30:00Z" w:initials="RA">
    <w:p w14:paraId="2A003E60" w14:textId="77777777">
      <w:pPr>
        <w:pStyle w:val="CommentText"/>
      </w:pPr>
      <w:r>
        <w:rPr>
          <w:rStyle w:val="CommentReference"/>
        </w:rPr>
        <w:annotationRef/>
      </w:r>
      <w:r>
        <w:t xml:space="preserve">Yes, accepted the insertion above.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15:commentEx w15:paraId="2A003A7A" w15:done="0"/>
  <w15:commentEx w15:paraId="2A003C6D" w15:done="0"/>
  <w15:commentEx w15:paraId="2A003E60" w15:paraIdParent="2A003C6D" w15:done="0"/>
</w15:commentsEx>
</file>

<file path=word/commentsIds.xml><?xml version="1.0" encoding="utf-8"?>
<w16cid:commentsId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16cid:commentId w16cid:paraId="2A003A7A" w16cid:durableId="1B2C3D01"/>
  <w16cid:commentId w16cid:paraId="2A003C6D" w16cid:durableId="1B2C3D02"/>
  <w16cid:commentId w16cid:paraId="2A003E60" w16cid:durableId="1B2C3D03"/>
</w16cid:commentsIds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Symbol">
    <w:panose1 w:val="05050102010706020507"/>
    <w:charset w:val="02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p w14:paraId="2A006369" w14:textId="77777777">
    <w:pPr>
      <w:pStyle w:val="Footer"/>
    </w:pPr>
    <w:r>
      <w:t xml:space="preserve">Confidential</w:t>
    </w:r>
    <w:r>
      <w:tab/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p w14:paraId="2A00655C" w14:textId="77777777">
    <w:pPr>
      <w:pStyle w:val="Footer"/>
    </w:pPr>
    <w:r>
      <w:t xml:space="preserve">Harbor Analytics Ltd. · Confidential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Notice must be given in writing to the address in the Statement of Work.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p w14:paraId="2A005F83" w14:textId="77777777">
    <w:pPr>
      <w:pStyle w:val="Header"/>
    </w:pPr>
    <w:r>
      <w:drawing>
        <wp:inline distT="0" distB="0" distL="0" distR="0">
          <wp:extent cx="457200" cy="137160"/>
          <wp:effectExtent l="0" t="0" r="0" b="0"/>
          <wp:docPr id="2" name="Logo" descr="Company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457200" cy="137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595959"/>
        <w:sz w:val="18"/>
      </w:rPr>
      <w:t xml:space="preserve">Master Services Agreement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p w14:paraId="2A006176" w14:textId="77777777">
    <w:pPr>
      <w:pStyle w:val="Header"/>
    </w:pPr>
    <w:r>
      <w:drawing>
        <wp:inline distT="0" distB="0" distL="0" distR="0">
          <wp:extent cx="914400" cy="274320"/>
          <wp:effectExtent l="0" t="0" r="0" b="0"/>
          <wp:docPr id="3" name="Logo" descr="Company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914400" cy="274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abstractNum w:abstractNumId="0">
    <w:nsid w:val="3A7C1D20"/>
    <w:multiLevelType w:val="multilevel"/>
    <w:tmpl w:val="5C2E91F4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Clause2"/>
      <w:lvlText w:val="%1.%2"/>
      <w:lvlJc w:val="left"/>
      <w:pPr>
        <w:ind w:left="576" w:hanging="576"/>
      </w:pPr>
    </w:lvl>
    <w:lvl w:ilvl="2">
      <w:start w:val="1"/>
      <w:numFmt w:val="lowerLetter"/>
      <w:pStyle w:val="Clause3"/>
      <w:lvlText w:val="(%3)"/>
      <w:lvlJc w:val="left"/>
      <w:pPr>
        <w:ind w:left="1152" w:hanging="576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4B1E77A9"/>
    <w:multiLevelType w:val="hybridMultilevel"/>
    <w:tmpl w:val="0409000F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Symbol" w:hAnsi="Symbol" w:hint="default"/>
      </w:rPr>
    </w:lvl>
  </w:abstractNum>
  <w:abstractNum w:abstractNumId="2">
    <w:nsid w:val="6D40B2C1"/>
    <w:multiLevelType w:val="hybridMultilevel"/>
    <w:tmpl w:val="0409000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15:person w15:author="R. Alvarez">
    <w15:presenceInfo w15:providerId="None" w15:userId="R. Alvarez"/>
  </w15:person>
  <w15:person w15:author="S. Mehta">
    <w15:presenceInfo w15:providerId="None" w15:userId="S. Mehta"/>
  </w15:person>
</w15:people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001"/>
    <w:rsid w:val="00A10001"/>
    <w:rsid w:val="00B20002"/>
    <w:rsid w:val="00C3000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F2B3C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14="http://schemas.microsoft.com/office/word/2010/wordprocessingDrawing" mc:Ignorable="w14 w15 w16cid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Theme="majorHAnsi" w:hAnsiTheme="majorHAnsi"/>
      <w:color w:val="1F3864"/>
      <w:spacing w:val="-10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after="240"/>
    </w:pPr>
    <w:rPr>
      <w:color w:val="595959"/>
      <w:spacing w:val="15"/>
      <w:sz w:val="26"/>
      <w:szCs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320" w:after="120"/>
      <w:outlineLvl w:val="0"/>
    </w:pPr>
    <w:rPr>
      <w:rFonts w:asciiTheme="majorHAnsi" w:hAnsiTheme="majorHAnsi"/>
      <w:b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80"/>
      <w:outlineLvl w:val="1"/>
    </w:pPr>
    <w:rPr>
      <w:rFonts w:asciiTheme="majorHAnsi" w:hAnsiTheme="majorHAnsi"/>
      <w:color w:val="2F5496"/>
      <w:sz w:val="26"/>
      <w:szCs w:val="26"/>
    </w:rPr>
  </w:style>
  <w:style w:type="paragraph" w:customStyle="1" w:styleId="Clause2">
    <w:name w:val="Clause 2"/>
    <w:basedOn w:val="Normal"/>
    <w:qFormat/>
    <w:pPr>
      <w:numPr>
        <w:ilvl w:val="1"/>
        <w:numId w:val="1"/>
      </w:numPr>
      <w:spacing w:after="120"/>
      <w:jc w:val="both"/>
    </w:pPr>
  </w:style>
  <w:style w:type="paragraph" w:customStyle="1" w:styleId="Clause3">
    <w:name w:val="Clause 3"/>
    <w:basedOn w:val="Normal"/>
    <w:qFormat/>
    <w:pPr>
      <w:numPr>
        <w:ilvl w:val="2"/>
        <w:numId w:val="1"/>
      </w:numPr>
      <w:spacing w:after="80"/>
    </w:pPr>
  </w:style>
  <w:style w:type="paragraph" w:styleId="ListBullet">
    <w:name w:val="List Bullet"/>
    <w:basedOn w:val="Normal"/>
    <w:uiPriority w:val="99"/>
    <w:unhideWhenUsed/>
    <w:pPr>
      <w:numPr>
        <w:numId w:val="2"/>
      </w:numPr>
      <w:spacing w:after="6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3"/>
      </w:numPr>
      <w:spacing w:after="6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color w:val="595959"/>
      <w:sz w:val="18"/>
      <w:szCs w:val="18"/>
    </w:rPr>
  </w:style>
  <w:style w:type="paragraph" w:styleId="FootnoteText">
    <w:name w:val="footnote text"/>
    <w:basedOn w:val="Normal"/>
    <w:uiPriority w:val="99"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ableText">
    <w:name w:val="Table Text"/>
    <w:basedOn w:val="Normal"/>
    <w:qFormat/>
    <w:pPr>
      <w:spacing w:before="40" w:after="40" w:line="240" w:lineRule="auto"/>
    </w:pPr>
    <w:rPr>
      <w:sz w:val="20"/>
      <w:szCs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ataTable">
    <w:name w:val="Data Table"/>
    <w:basedOn w:val="TableNormal"/>
    <w:uiPriority w:val="40"/>
    <w:qFormat/>
    <w:tblPr>
      <w:tblStyleRowBandSize w:val="1"/>
      <w:tblBorders>
        <w:top w:val="single" w:sz="8" w:space="0" w:color="1F3864"/>
        <w:bottom w:val="single" w:sz="8" w:space="0" w:color="1F3864"/>
        <w:insideH w:val="single" w:sz="4" w:space="0" w:color="BFBFBF"/>
      </w:tblBorders>
    </w:tblPr>
    <w:tblStylePr w:type="firstRow"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2F2"/>
      </w:tcPr>
    </w:tblStyle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Theme" Type="http://schemas.openxmlformats.org/officeDocument/2006/relationships/theme" Target="theme/theme1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om" Type="http://schemas.openxmlformats.org/officeDocument/2006/relationships/comments" Target="comments.xml"/><Relationship Id="rIdComEx" Type="http://schemas.microsoft.com/office/2011/relationships/commentsExtended" Target="commentsExtended.xml"/><Relationship Id="rIdComIds" Type="http://schemas.microsoft.com/office/2016/09/relationships/commentsIds" Target="commentsIds.xml"/><Relationship Id="rIdPeople" Type="http://schemas.microsoft.com/office/2011/relationships/people" Target="people.xml"/><Relationship Id="rIdHdr1" Type="http://schemas.openxmlformats.org/officeDocument/2006/relationships/header" Target="header1.xml"/><Relationship Id="rIdHdr2" Type="http://schemas.openxmlformats.org/officeDocument/2006/relationships/header" Target="header2.xml"/><Relationship Id="rIdFtr1" Type="http://schemas.openxmlformats.org/officeDocument/2006/relationships/footer" Target="footer1.xml"/><Relationship Id="rIdFtr2" Type="http://schemas.openxmlformats.org/officeDocument/2006/relationships/footer" Target="footer2.xml"/><Relationship Id="rIdImg1" Type="http://schemas.openxmlformats.org/officeDocument/2006/relationships/image" Target="media/image1.png"/><Relationship Id="rIdLink1" Type="http://schemas.openxmlformats.org/officeDocument/2006/relationships/hyperlink" Target="https://example.com/terms" TargetMode="External"/><Relationship Id="rIdCx1" Type="http://schemas.openxmlformats.org/officeDocument/2006/relationships/customXml" Target="../customXml/item1.xml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image2.png"/></Relationships>
</file>

<file path=word/_rels/header2.xml.rels><?xml version="1.0" encoding="UTF-8" standalone="yes"?>
<Relationships xmlns="http://schemas.openxmlformats.org/package/2006/relationships"><Relationship Id="rIdLogo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data xmlns="urn:example:document-metadata">
  <owner>Contracts</owner>
</metadata>
</file>

<file path=customXml/itemProps1.xml><?xml version="1.0" encoding="utf-8"?>
<ds:datastoreItem xmlns:ds="http://schemas.openxmlformats.org/officeDocument/2006/customXml" ds:itemID="{8D2F4B1A-33C7-4E5A-9B11-5A0C1E2D3F40}">
  <ds:schemaRefs>
    <ds:schemaRef ds:uri="urn:example:document-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430</Words>
  <Application>Microsoft Office Word</Application>
  <DocSecurity>0</DocSecurity>
  <Company>Example Co.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Synthetic demo fixture</dc:subject>
  <dc:creator>R. Alvarez</dc:creator>
  <cp:lastModifiedBy>S. Mehta</cp:lastModifiedBy>
  <cp:revision>7</cp:revision>
  <dcterms:created xsi:type="dcterms:W3CDTF">2026-09-01T16:00:00Z</dcterms:created>
  <dcterms:modified xsi:type="dcterms:W3CDTF">2026-09-03T16:45:00Z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">
    <vt:lpwstr>DEMO-0001</vt:lpwstr>
  </property>
</Properties>
</file>